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7AF92F" w14:textId="268B41B1" w:rsidR="00287D20" w:rsidRPr="00F203CE" w:rsidRDefault="00287D20" w:rsidP="00287D20">
      <w:pPr>
        <w:spacing w:line="480" w:lineRule="auto"/>
        <w:rPr>
          <w:rFonts w:ascii="Times New Roman" w:hAnsi="Times New Roman" w:cs="Times New Roman"/>
        </w:rPr>
      </w:pPr>
      <w:r>
        <w:rPr>
          <w:rFonts w:ascii="Times New Roman" w:hAnsi="Times New Roman" w:cs="Times New Roman"/>
        </w:rPr>
        <w:t xml:space="preserve">We consider several scenarios based on the following </w:t>
      </w:r>
      <w:r w:rsidR="00054534">
        <w:rPr>
          <w:rFonts w:ascii="Times New Roman" w:hAnsi="Times New Roman" w:cs="Times New Roman"/>
        </w:rPr>
        <w:t>uncertainties</w:t>
      </w:r>
      <w:r>
        <w:rPr>
          <w:rFonts w:ascii="Times New Roman" w:hAnsi="Times New Roman" w:cs="Times New Roman"/>
        </w:rPr>
        <w:t>:</w:t>
      </w:r>
    </w:p>
    <w:p w14:paraId="2BB67AF5" w14:textId="5E2E8656" w:rsidR="00287D20" w:rsidRPr="00AA4551" w:rsidRDefault="00287D20" w:rsidP="00287D20">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t xml:space="preserve"> </w:t>
      </w:r>
      <w:r w:rsidR="00054534">
        <w:rPr>
          <w:rFonts w:ascii="Times New Roman" w:hAnsi="Times New Roman" w:cs="Times New Roman"/>
          <w:b/>
          <w:bCs/>
        </w:rPr>
        <w:t>Vaccine efficacy scenarios</w:t>
      </w:r>
      <w:r w:rsidRPr="00AA4551">
        <w:rPr>
          <w:rFonts w:ascii="Times New Roman" w:hAnsi="Times New Roman" w:cs="Times New Roman"/>
          <w:b/>
          <w:bCs/>
        </w:rPr>
        <w:t xml:space="preserve"> </w:t>
      </w:r>
    </w:p>
    <w:p w14:paraId="2B86CB8B" w14:textId="5B6CB2DA" w:rsidR="00054534" w:rsidRDefault="00054534" w:rsidP="00287D20">
      <w:pPr>
        <w:spacing w:line="480" w:lineRule="auto"/>
        <w:rPr>
          <w:ins w:id="0" w:author="Hannah Eleanor Clapham" w:date="2024-09-11T09:14:00Z" w16du:dateUtc="2024-09-11T01:14:00Z"/>
          <w:rFonts w:ascii="Times New Roman" w:hAnsi="Times New Roman" w:cs="Times New Roman"/>
        </w:rPr>
      </w:pPr>
      <w:r>
        <w:rPr>
          <w:rFonts w:ascii="Times New Roman" w:hAnsi="Times New Roman" w:cs="Times New Roman"/>
        </w:rPr>
        <w:t>W</w:t>
      </w:r>
      <w:r w:rsidR="00287D20">
        <w:rPr>
          <w:rFonts w:ascii="Times New Roman" w:hAnsi="Times New Roman" w:cs="Times New Roman"/>
        </w:rPr>
        <w:t xml:space="preserve">e consider serotype and serostatus stratified VE estimates. </w:t>
      </w:r>
    </w:p>
    <w:p w14:paraId="1297DEA6" w14:textId="288C5ADE" w:rsidR="00287D20" w:rsidRDefault="00287D20" w:rsidP="00287D20">
      <w:pPr>
        <w:spacing w:line="480" w:lineRule="auto"/>
        <w:rPr>
          <w:rFonts w:ascii="Times New Roman" w:hAnsi="Times New Roman" w:cs="Times New Roman"/>
        </w:rPr>
      </w:pPr>
      <w:commentRangeStart w:id="1"/>
      <w:r>
        <w:rPr>
          <w:rFonts w:ascii="Times New Roman" w:hAnsi="Times New Roman" w:cs="Times New Roman"/>
        </w:rPr>
        <w:t>Since the VE estimates have been reported in different phases of the trial, and they seem variable, we also explicitly incorporate these estimates into model. However, due to low number of events and targeting different end points, the following issues have been observed (see Figure 1 and Figure 2):</w:t>
      </w:r>
    </w:p>
    <w:p w14:paraId="67455161" w14:textId="77777777" w:rsidR="00287D20" w:rsidRDefault="00287D20" w:rsidP="00EB4EAE">
      <w:pPr>
        <w:pStyle w:val="ListParagraph"/>
        <w:numPr>
          <w:ilvl w:val="0"/>
          <w:numId w:val="5"/>
        </w:numPr>
        <w:spacing w:line="480" w:lineRule="auto"/>
        <w:rPr>
          <w:rFonts w:ascii="Times New Roman" w:hAnsi="Times New Roman" w:cs="Times New Roman"/>
        </w:rPr>
      </w:pPr>
      <w:r w:rsidRPr="005C36CB">
        <w:rPr>
          <w:rFonts w:ascii="Times New Roman" w:hAnsi="Times New Roman" w:cs="Times New Roman"/>
        </w:rPr>
        <w:t xml:space="preserve"> </w:t>
      </w:r>
      <w:r>
        <w:rPr>
          <w:rFonts w:ascii="Times New Roman" w:hAnsi="Times New Roman" w:cs="Times New Roman"/>
        </w:rPr>
        <w:t>Some of VE estimates have been reported to be 100 (replaced with immediate next or previous value where VE estimate is not equal to 100, in the analysis).</w:t>
      </w:r>
    </w:p>
    <w:p w14:paraId="694FF697" w14:textId="77777777" w:rsidR="00287D20" w:rsidRDefault="00287D20" w:rsidP="00EB4EAE">
      <w:pPr>
        <w:pStyle w:val="ListParagraph"/>
        <w:numPr>
          <w:ilvl w:val="0"/>
          <w:numId w:val="5"/>
        </w:numPr>
        <w:spacing w:line="480" w:lineRule="auto"/>
        <w:rPr>
          <w:rFonts w:ascii="Times New Roman" w:hAnsi="Times New Roman" w:cs="Times New Roman"/>
        </w:rPr>
      </w:pPr>
      <w:r>
        <w:rPr>
          <w:rFonts w:ascii="Times New Roman" w:hAnsi="Times New Roman" w:cs="Times New Roman"/>
        </w:rPr>
        <w:t>Even though the points are positive, the confidence interval is very wide. In some of the reported estimates, the lower bound of the interval goes even less than -150.</w:t>
      </w:r>
    </w:p>
    <w:p w14:paraId="3BB3DE77" w14:textId="77777777" w:rsidR="00287D20" w:rsidRDefault="00287D20" w:rsidP="00EB4EAE">
      <w:pPr>
        <w:pStyle w:val="ListParagraph"/>
        <w:numPr>
          <w:ilvl w:val="0"/>
          <w:numId w:val="5"/>
        </w:numPr>
        <w:spacing w:line="480" w:lineRule="auto"/>
        <w:rPr>
          <w:rFonts w:ascii="Times New Roman" w:hAnsi="Times New Roman" w:cs="Times New Roman"/>
        </w:rPr>
      </w:pPr>
      <w:r>
        <w:rPr>
          <w:rFonts w:ascii="Times New Roman" w:hAnsi="Times New Roman" w:cs="Times New Roman"/>
        </w:rPr>
        <w:t>Some of the estimates are missing (see Figure 2, specifically VE against hospitalization).</w:t>
      </w:r>
    </w:p>
    <w:p w14:paraId="7E6A4C60" w14:textId="77777777" w:rsidR="00287D20" w:rsidRDefault="00287D20" w:rsidP="00287D20">
      <w:pPr>
        <w:pStyle w:val="ListParagraph"/>
        <w:spacing w:line="480" w:lineRule="auto"/>
        <w:ind w:left="1080"/>
        <w:rPr>
          <w:rFonts w:ascii="Times New Roman" w:hAnsi="Times New Roman" w:cs="Times New Roman"/>
        </w:rPr>
      </w:pPr>
    </w:p>
    <w:p w14:paraId="72A5A6D6" w14:textId="61E8DFF8" w:rsidR="00287D20" w:rsidRPr="00B727D0" w:rsidRDefault="00287D20" w:rsidP="00287D20">
      <w:pPr>
        <w:pStyle w:val="ListParagraph"/>
        <w:numPr>
          <w:ilvl w:val="0"/>
          <w:numId w:val="3"/>
        </w:numPr>
        <w:spacing w:line="480" w:lineRule="auto"/>
        <w:rPr>
          <w:rFonts w:ascii="Times New Roman" w:hAnsi="Times New Roman" w:cs="Times New Roman"/>
          <w:b/>
          <w:bCs/>
        </w:rPr>
      </w:pPr>
      <w:r w:rsidRPr="00B727D0">
        <w:rPr>
          <w:rFonts w:ascii="Times New Roman" w:hAnsi="Times New Roman" w:cs="Times New Roman"/>
          <w:b/>
          <w:bCs/>
        </w:rPr>
        <w:t>Lower bound of negative VE estimates:</w:t>
      </w:r>
      <w:r>
        <w:rPr>
          <w:rFonts w:ascii="Times New Roman" w:hAnsi="Times New Roman" w:cs="Times New Roman"/>
        </w:rPr>
        <w:t xml:space="preserve"> </w:t>
      </w:r>
      <w:r w:rsidRPr="00B727D0">
        <w:rPr>
          <w:rFonts w:ascii="Times New Roman" w:hAnsi="Times New Roman" w:cs="Times New Roman"/>
        </w:rPr>
        <w:t xml:space="preserve">Since most of the point estimates (if available) of VE estimates are reported to be positive, but the confidence interval is wide and covers large negative values (for example see VE against VCD among </w:t>
      </w:r>
      <w:proofErr w:type="spellStart"/>
      <w:r w:rsidRPr="00B727D0">
        <w:rPr>
          <w:rFonts w:ascii="Times New Roman" w:hAnsi="Times New Roman" w:cs="Times New Roman"/>
        </w:rPr>
        <w:t>sero</w:t>
      </w:r>
      <w:proofErr w:type="spellEnd"/>
      <w:r w:rsidRPr="00B727D0">
        <w:rPr>
          <w:rFonts w:ascii="Times New Roman" w:hAnsi="Times New Roman" w:cs="Times New Roman"/>
        </w:rPr>
        <w:t xml:space="preserve">-negative due to DENV-II in Figure 2.  Therefore, we can restrict the lower bound of the negative confidence interval but the upper bound remains same as the raw VE estimate. </w:t>
      </w:r>
      <w:r w:rsidR="00054534">
        <w:rPr>
          <w:rFonts w:ascii="Times New Roman" w:hAnsi="Times New Roman" w:cs="Times New Roman"/>
        </w:rPr>
        <w:t>We set the lower bound to</w:t>
      </w:r>
      <w:r w:rsidRPr="00B727D0">
        <w:rPr>
          <w:rFonts w:ascii="Times New Roman" w:hAnsi="Times New Roman" w:cs="Times New Roman"/>
        </w:rPr>
        <w:t xml:space="preserve"> -100</w:t>
      </w:r>
      <w:r w:rsidR="00054534">
        <w:rPr>
          <w:rFonts w:ascii="Times New Roman" w:hAnsi="Times New Roman" w:cs="Times New Roman"/>
        </w:rPr>
        <w:t xml:space="preserve">, -50-25 and 0. </w:t>
      </w:r>
    </w:p>
    <w:p w14:paraId="57FE5D2C" w14:textId="05BBB57A" w:rsidR="00287D20" w:rsidRPr="0030578B" w:rsidRDefault="00287D20" w:rsidP="00287D20">
      <w:pPr>
        <w:pStyle w:val="ListParagraph"/>
        <w:numPr>
          <w:ilvl w:val="0"/>
          <w:numId w:val="3"/>
        </w:numPr>
        <w:spacing w:line="480" w:lineRule="auto"/>
        <w:rPr>
          <w:rFonts w:ascii="Times New Roman" w:hAnsi="Times New Roman" w:cs="Times New Roman"/>
          <w:b/>
          <w:bCs/>
        </w:rPr>
      </w:pPr>
      <w:r>
        <w:rPr>
          <w:rFonts w:ascii="Times New Roman" w:hAnsi="Times New Roman" w:cs="Times New Roman"/>
          <w:b/>
          <w:bCs/>
        </w:rPr>
        <w:t xml:space="preserve">Replacement of missing VE estimates: </w:t>
      </w:r>
      <w:r>
        <w:rPr>
          <w:rFonts w:ascii="Times New Roman" w:hAnsi="Times New Roman" w:cs="Times New Roman"/>
        </w:rPr>
        <w:t xml:space="preserve">Most of the VE estimates are not available for </w:t>
      </w:r>
      <w:r w:rsidR="00054534">
        <w:rPr>
          <w:rFonts w:ascii="Times New Roman" w:hAnsi="Times New Roman" w:cs="Times New Roman"/>
        </w:rPr>
        <w:t xml:space="preserve">hospitalized </w:t>
      </w:r>
      <w:r>
        <w:rPr>
          <w:rFonts w:ascii="Times New Roman" w:hAnsi="Times New Roman" w:cs="Times New Roman"/>
        </w:rPr>
        <w:t xml:space="preserve">(all for serotypes and both serostatuses) and against VCD due DENV-III </w:t>
      </w:r>
      <w:r>
        <w:rPr>
          <w:rFonts w:ascii="Times New Roman" w:hAnsi="Times New Roman" w:cs="Times New Roman"/>
        </w:rPr>
        <w:lastRenderedPageBreak/>
        <w:t xml:space="preserve">and DENV-IV among seronegative (see Figure 2). In this case we can consider the VE estimate against any serotype (see Figure 1) </w:t>
      </w:r>
      <w:commentRangeStart w:id="2"/>
      <w:r>
        <w:rPr>
          <w:rFonts w:ascii="Times New Roman" w:hAnsi="Times New Roman" w:cs="Times New Roman"/>
        </w:rPr>
        <w:t xml:space="preserve">as a reference point. </w:t>
      </w:r>
      <w:commentRangeEnd w:id="2"/>
      <w:r w:rsidR="00054534">
        <w:rPr>
          <w:rStyle w:val="CommentReference"/>
        </w:rPr>
        <w:commentReference w:id="2"/>
      </w:r>
      <w:commentRangeStart w:id="3"/>
      <w:r>
        <w:rPr>
          <w:rFonts w:ascii="Times New Roman" w:hAnsi="Times New Roman" w:cs="Times New Roman"/>
        </w:rPr>
        <w:t>Additionally, we can consider some optimistic and pessimistic scenarios based on whether the interval covers negative estimates or only positive and zero estimates.</w:t>
      </w:r>
      <w:commentRangeEnd w:id="3"/>
      <w:r w:rsidR="00054534">
        <w:rPr>
          <w:rStyle w:val="CommentReference"/>
        </w:rPr>
        <w:commentReference w:id="3"/>
      </w:r>
    </w:p>
    <w:p w14:paraId="06599E7F" w14:textId="00B32CAB" w:rsidR="008B4961" w:rsidRPr="00DD7749" w:rsidRDefault="00287D20" w:rsidP="008B4961">
      <w:pPr>
        <w:pStyle w:val="ListParagraph"/>
        <w:numPr>
          <w:ilvl w:val="0"/>
          <w:numId w:val="3"/>
        </w:numPr>
        <w:spacing w:line="480" w:lineRule="auto"/>
        <w:rPr>
          <w:rFonts w:ascii="Times New Roman" w:hAnsi="Times New Roman" w:cs="Times New Roman"/>
          <w:b/>
          <w:bCs/>
        </w:rPr>
      </w:pPr>
      <w:r>
        <w:rPr>
          <w:rFonts w:ascii="Times New Roman" w:hAnsi="Times New Roman" w:cs="Times New Roman"/>
          <w:b/>
          <w:bCs/>
        </w:rPr>
        <w:t xml:space="preserve">Rate and duration of decline in VE: </w:t>
      </w:r>
      <w:r>
        <w:rPr>
          <w:rFonts w:ascii="Times New Roman" w:hAnsi="Times New Roman" w:cs="Times New Roman"/>
        </w:rPr>
        <w:t xml:space="preserve">We can consider </w:t>
      </w:r>
      <w:r w:rsidRPr="00C928CB">
        <w:rPr>
          <w:rFonts w:ascii="Times New Roman" w:hAnsi="Times New Roman" w:cs="Times New Roman"/>
          <w:b/>
          <w:bCs/>
        </w:rPr>
        <w:t>r%</w:t>
      </w:r>
      <w:r>
        <w:rPr>
          <w:rFonts w:ascii="Times New Roman" w:hAnsi="Times New Roman" w:cs="Times New Roman"/>
        </w:rPr>
        <w:t xml:space="preserve"> reduction in VE estimates obtained at month 54 and co</w:t>
      </w:r>
      <w:r w:rsidR="00CF3416">
        <w:rPr>
          <w:rFonts w:ascii="Times New Roman" w:hAnsi="Times New Roman" w:cs="Times New Roman"/>
        </w:rPr>
        <w:t xml:space="preserve">ntinue </w:t>
      </w:r>
      <w:r w:rsidR="00C0568B">
        <w:rPr>
          <w:rFonts w:ascii="Times New Roman" w:hAnsi="Times New Roman" w:cs="Times New Roman"/>
        </w:rPr>
        <w:t>forward</w:t>
      </w:r>
      <w:r w:rsidR="00CF3416">
        <w:rPr>
          <w:rFonts w:ascii="Times New Roman" w:hAnsi="Times New Roman" w:cs="Times New Roman"/>
        </w:rPr>
        <w:t xml:space="preserve"> simulation with that</w:t>
      </w:r>
      <w:r w:rsidR="00C0568B">
        <w:rPr>
          <w:rFonts w:ascii="Times New Roman" w:hAnsi="Times New Roman" w:cs="Times New Roman"/>
        </w:rPr>
        <w:t xml:space="preserve"> estimate. We can also make this </w:t>
      </w:r>
      <w:r w:rsidR="000F5725">
        <w:rPr>
          <w:rFonts w:ascii="Times New Roman" w:hAnsi="Times New Roman" w:cs="Times New Roman"/>
        </w:rPr>
        <w:t xml:space="preserve">more general by assuming </w:t>
      </w:r>
      <w:r w:rsidR="00A55F17">
        <w:rPr>
          <w:rFonts w:ascii="Times New Roman" w:hAnsi="Times New Roman" w:cs="Times New Roman"/>
        </w:rPr>
        <w:t>a decline</w:t>
      </w:r>
      <w:r w:rsidR="000F5725">
        <w:rPr>
          <w:rFonts w:ascii="Times New Roman" w:hAnsi="Times New Roman" w:cs="Times New Roman"/>
        </w:rPr>
        <w:t xml:space="preserve"> in VE with a constant rate for </w:t>
      </w:r>
      <w:r w:rsidR="000F5725" w:rsidRPr="008B4961">
        <w:rPr>
          <w:rFonts w:ascii="Times New Roman" w:hAnsi="Times New Roman" w:cs="Times New Roman"/>
          <w:b/>
          <w:bCs/>
        </w:rPr>
        <w:t>y years</w:t>
      </w:r>
      <w:r w:rsidR="000F5725">
        <w:rPr>
          <w:rFonts w:ascii="Times New Roman" w:hAnsi="Times New Roman" w:cs="Times New Roman"/>
        </w:rPr>
        <w:t xml:space="preserve"> and </w:t>
      </w:r>
      <w:r w:rsidR="00A55F17">
        <w:rPr>
          <w:rFonts w:ascii="Times New Roman" w:hAnsi="Times New Roman" w:cs="Times New Roman"/>
        </w:rPr>
        <w:t>then</w:t>
      </w:r>
      <w:r w:rsidR="008B4961">
        <w:rPr>
          <w:rFonts w:ascii="Times New Roman" w:hAnsi="Times New Roman" w:cs="Times New Roman"/>
        </w:rPr>
        <w:t xml:space="preserve"> stabilized. </w:t>
      </w:r>
    </w:p>
    <w:p w14:paraId="0AA53494" w14:textId="0BE9716C" w:rsidR="00DD7749" w:rsidRPr="008B4961" w:rsidRDefault="00DD7749" w:rsidP="008B4961">
      <w:pPr>
        <w:pStyle w:val="ListParagraph"/>
        <w:numPr>
          <w:ilvl w:val="0"/>
          <w:numId w:val="3"/>
        </w:numPr>
        <w:spacing w:line="480" w:lineRule="auto"/>
        <w:rPr>
          <w:rFonts w:ascii="Times New Roman" w:hAnsi="Times New Roman" w:cs="Times New Roman"/>
          <w:b/>
          <w:bCs/>
        </w:rPr>
      </w:pPr>
      <w:r>
        <w:rPr>
          <w:rFonts w:ascii="Times New Roman" w:hAnsi="Times New Roman" w:cs="Times New Roman"/>
          <w:b/>
          <w:bCs/>
        </w:rPr>
        <w:t xml:space="preserve">VE against infection: </w:t>
      </w:r>
      <w:r>
        <w:rPr>
          <w:rFonts w:ascii="Times New Roman" w:hAnsi="Times New Roman" w:cs="Times New Roman"/>
        </w:rPr>
        <w:t xml:space="preserve">So </w:t>
      </w:r>
      <w:r w:rsidR="00903A05">
        <w:rPr>
          <w:rFonts w:ascii="Times New Roman" w:hAnsi="Times New Roman" w:cs="Times New Roman"/>
        </w:rPr>
        <w:t>far,</w:t>
      </w:r>
      <w:r>
        <w:rPr>
          <w:rFonts w:ascii="Times New Roman" w:hAnsi="Times New Roman" w:cs="Times New Roman"/>
        </w:rPr>
        <w:t xml:space="preserve"> we </w:t>
      </w:r>
      <w:r w:rsidR="00903A05">
        <w:rPr>
          <w:rFonts w:ascii="Times New Roman" w:hAnsi="Times New Roman" w:cs="Times New Roman"/>
        </w:rPr>
        <w:t>have considered no efficacy against infection.</w:t>
      </w:r>
      <w:r w:rsidR="00F97B63">
        <w:rPr>
          <w:rFonts w:ascii="Times New Roman" w:hAnsi="Times New Roman" w:cs="Times New Roman"/>
        </w:rPr>
        <w:t xml:space="preserve"> </w:t>
      </w:r>
      <w:commentRangeStart w:id="4"/>
      <w:r w:rsidR="00F97B63">
        <w:rPr>
          <w:rFonts w:ascii="Times New Roman" w:hAnsi="Times New Roman" w:cs="Times New Roman"/>
        </w:rPr>
        <w:t xml:space="preserve">However, different level of </w:t>
      </w:r>
      <w:r w:rsidR="00EF0E05">
        <w:rPr>
          <w:rFonts w:ascii="Times New Roman" w:hAnsi="Times New Roman" w:cs="Times New Roman"/>
        </w:rPr>
        <w:t xml:space="preserve">protection against infection can introduced </w:t>
      </w:r>
      <w:commentRangeEnd w:id="4"/>
      <w:r w:rsidR="00054534">
        <w:rPr>
          <w:rStyle w:val="CommentReference"/>
        </w:rPr>
        <w:commentReference w:id="4"/>
      </w:r>
      <w:r w:rsidR="00EF0E05">
        <w:rPr>
          <w:rFonts w:ascii="Times New Roman" w:hAnsi="Times New Roman" w:cs="Times New Roman"/>
        </w:rPr>
        <w:t xml:space="preserve">to see how it can help </w:t>
      </w:r>
      <w:r w:rsidR="009B3532">
        <w:rPr>
          <w:rFonts w:ascii="Times New Roman" w:hAnsi="Times New Roman" w:cs="Times New Roman"/>
        </w:rPr>
        <w:t>increasing the impact against VCD and/or hospitalization.</w:t>
      </w:r>
      <w:commentRangeEnd w:id="1"/>
      <w:r w:rsidR="00054534">
        <w:rPr>
          <w:rStyle w:val="CommentReference"/>
        </w:rPr>
        <w:commentReference w:id="1"/>
      </w:r>
    </w:p>
    <w:p w14:paraId="02A01DAA" w14:textId="1BE4D9DE" w:rsidR="009518E3" w:rsidRDefault="00054534" w:rsidP="00A55F17">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t>T</w:t>
      </w:r>
      <w:r w:rsidR="00287D20" w:rsidRPr="009518E3">
        <w:rPr>
          <w:rFonts w:ascii="Times New Roman" w:hAnsi="Times New Roman" w:cs="Times New Roman"/>
          <w:b/>
          <w:bCs/>
        </w:rPr>
        <w:t xml:space="preserve">ransmission </w:t>
      </w:r>
      <w:r w:rsidR="009518E3">
        <w:rPr>
          <w:rFonts w:ascii="Times New Roman" w:hAnsi="Times New Roman" w:cs="Times New Roman"/>
          <w:b/>
          <w:bCs/>
        </w:rPr>
        <w:t>scenario</w:t>
      </w:r>
      <w:r>
        <w:rPr>
          <w:rFonts w:ascii="Times New Roman" w:hAnsi="Times New Roman" w:cs="Times New Roman"/>
          <w:b/>
          <w:bCs/>
        </w:rPr>
        <w:t>s</w:t>
      </w:r>
    </w:p>
    <w:p w14:paraId="4D8BF4C9" w14:textId="1A2B2DA5" w:rsidR="00A55F17" w:rsidRDefault="00054534" w:rsidP="00E03621">
      <w:pPr>
        <w:pStyle w:val="ListParagraph"/>
        <w:spacing w:line="480" w:lineRule="auto"/>
        <w:rPr>
          <w:rFonts w:ascii="Times New Roman" w:hAnsi="Times New Roman" w:cs="Times New Roman"/>
        </w:rPr>
      </w:pPr>
      <w:r>
        <w:rPr>
          <w:rFonts w:ascii="Times New Roman" w:hAnsi="Times New Roman" w:cs="Times New Roman"/>
        </w:rPr>
        <w:t xml:space="preserve">Dominant serotype: </w:t>
      </w:r>
      <w:r w:rsidR="00B41CC1">
        <w:rPr>
          <w:rFonts w:ascii="Times New Roman" w:hAnsi="Times New Roman" w:cs="Times New Roman"/>
        </w:rPr>
        <w:t xml:space="preserve">Since variability in VE estimates against different serotypes have been reported, we </w:t>
      </w:r>
      <w:r w:rsidR="00A74686">
        <w:rPr>
          <w:rFonts w:ascii="Times New Roman" w:hAnsi="Times New Roman" w:cs="Times New Roman"/>
        </w:rPr>
        <w:t xml:space="preserve">create scenarios based on dominant serotype. </w:t>
      </w:r>
      <w:commentRangeStart w:id="5"/>
      <w:r w:rsidR="00A74686">
        <w:rPr>
          <w:rFonts w:ascii="Times New Roman" w:hAnsi="Times New Roman" w:cs="Times New Roman"/>
        </w:rPr>
        <w:t xml:space="preserve">This </w:t>
      </w:r>
      <w:r>
        <w:rPr>
          <w:rFonts w:ascii="Times New Roman" w:hAnsi="Times New Roman" w:cs="Times New Roman"/>
        </w:rPr>
        <w:t>is</w:t>
      </w:r>
      <w:r w:rsidR="00A74686">
        <w:rPr>
          <w:rFonts w:ascii="Times New Roman" w:hAnsi="Times New Roman" w:cs="Times New Roman"/>
        </w:rPr>
        <w:t xml:space="preserve"> modelled by introducing </w:t>
      </w:r>
      <w:r w:rsidR="00446701">
        <w:rPr>
          <w:rFonts w:ascii="Times New Roman" w:hAnsi="Times New Roman" w:cs="Times New Roman"/>
        </w:rPr>
        <w:t>imported cases infected with a particular serotype.</w:t>
      </w:r>
      <w:commentRangeEnd w:id="5"/>
      <w:r>
        <w:rPr>
          <w:rStyle w:val="CommentReference"/>
        </w:rPr>
        <w:commentReference w:id="5"/>
      </w:r>
    </w:p>
    <w:p w14:paraId="33EC17E8" w14:textId="34C7EA79" w:rsidR="00054534" w:rsidRDefault="00054534" w:rsidP="00E03621">
      <w:pPr>
        <w:pStyle w:val="ListParagraph"/>
        <w:spacing w:line="480" w:lineRule="auto"/>
        <w:rPr>
          <w:rFonts w:ascii="Times New Roman" w:hAnsi="Times New Roman" w:cs="Times New Roman"/>
        </w:rPr>
      </w:pPr>
      <w:ins w:id="6" w:author="Hannah Eleanor Clapham" w:date="2024-09-11T09:19:00Z" w16du:dateUtc="2024-09-11T01:19:00Z">
        <w:r>
          <w:rPr>
            <w:rFonts w:ascii="Times New Roman" w:hAnsi="Times New Roman" w:cs="Times New Roman"/>
          </w:rPr>
          <w:t xml:space="preserve">Future </w:t>
        </w:r>
        <w:proofErr w:type="spellStart"/>
        <w:r>
          <w:rPr>
            <w:rFonts w:ascii="Times New Roman" w:hAnsi="Times New Roman" w:cs="Times New Roman"/>
          </w:rPr>
          <w:t>wolbachia</w:t>
        </w:r>
        <w:proofErr w:type="spellEnd"/>
        <w:r>
          <w:rPr>
            <w:rFonts w:ascii="Times New Roman" w:hAnsi="Times New Roman" w:cs="Times New Roman"/>
          </w:rPr>
          <w:t xml:space="preserve"> impact:</w:t>
        </w:r>
      </w:ins>
      <w:r>
        <w:rPr>
          <w:rFonts w:ascii="Times New Roman" w:hAnsi="Times New Roman" w:cs="Times New Roman"/>
        </w:rPr>
        <w:t xml:space="preserve"> This is modelled as a reduction in biting rate of mosquitoes.</w:t>
      </w:r>
    </w:p>
    <w:p w14:paraId="05856610" w14:textId="7ABF2B10" w:rsidR="00E03621" w:rsidRDefault="00054534" w:rsidP="00E03621">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t>V</w:t>
      </w:r>
      <w:r w:rsidR="00B12E8C" w:rsidRPr="00B12E8C">
        <w:rPr>
          <w:rFonts w:ascii="Times New Roman" w:hAnsi="Times New Roman" w:cs="Times New Roman"/>
          <w:b/>
          <w:bCs/>
        </w:rPr>
        <w:t>accine coverage and targeted age-groups</w:t>
      </w:r>
      <w:r w:rsidR="003659A5">
        <w:rPr>
          <w:rFonts w:ascii="Times New Roman" w:hAnsi="Times New Roman" w:cs="Times New Roman"/>
          <w:b/>
          <w:bCs/>
        </w:rPr>
        <w:t>:</w:t>
      </w:r>
    </w:p>
    <w:p w14:paraId="62C01A5E" w14:textId="12571B3A" w:rsidR="003659A5" w:rsidRDefault="00C869CF" w:rsidP="003659A5">
      <w:pPr>
        <w:pStyle w:val="ListParagraph"/>
        <w:spacing w:line="480" w:lineRule="auto"/>
        <w:rPr>
          <w:rFonts w:ascii="Times New Roman" w:hAnsi="Times New Roman" w:cs="Times New Roman"/>
        </w:rPr>
      </w:pPr>
      <w:r>
        <w:rPr>
          <w:rFonts w:ascii="Times New Roman" w:hAnsi="Times New Roman" w:cs="Times New Roman"/>
        </w:rPr>
        <w:t>For vaccine coverage we consider three different situa</w:t>
      </w:r>
      <w:r w:rsidR="00450D49">
        <w:rPr>
          <w:rFonts w:ascii="Times New Roman" w:hAnsi="Times New Roman" w:cs="Times New Roman"/>
        </w:rPr>
        <w:t>tion low coverage (20%), medium coverage (50%), and high coverage (</w:t>
      </w:r>
      <w:r w:rsidR="005A0803">
        <w:rPr>
          <w:rFonts w:ascii="Times New Roman" w:hAnsi="Times New Roman" w:cs="Times New Roman"/>
        </w:rPr>
        <w:t>80%</w:t>
      </w:r>
      <w:r w:rsidR="00450D49">
        <w:rPr>
          <w:rFonts w:ascii="Times New Roman" w:hAnsi="Times New Roman" w:cs="Times New Roman"/>
        </w:rPr>
        <w:t>)</w:t>
      </w:r>
      <w:r w:rsidR="005A0803">
        <w:rPr>
          <w:rFonts w:ascii="Times New Roman" w:hAnsi="Times New Roman" w:cs="Times New Roman"/>
        </w:rPr>
        <w:t xml:space="preserve">. In this regard, we can provide </w:t>
      </w:r>
      <w:r w:rsidR="0050172D">
        <w:rPr>
          <w:rFonts w:ascii="Times New Roman" w:hAnsi="Times New Roman" w:cs="Times New Roman"/>
        </w:rPr>
        <w:t xml:space="preserve">whether impact increases linearly with the vaccine coverage. </w:t>
      </w:r>
    </w:p>
    <w:p w14:paraId="26EE6393" w14:textId="01597045" w:rsidR="00985A8A" w:rsidRDefault="00921367" w:rsidP="00985A8A">
      <w:pPr>
        <w:pStyle w:val="ListParagraph"/>
        <w:spacing w:line="480" w:lineRule="auto"/>
        <w:rPr>
          <w:rFonts w:ascii="Times New Roman" w:hAnsi="Times New Roman" w:cs="Times New Roman"/>
        </w:rPr>
      </w:pPr>
      <w:r>
        <w:rPr>
          <w:rFonts w:ascii="Times New Roman" w:hAnsi="Times New Roman" w:cs="Times New Roman"/>
        </w:rPr>
        <w:t xml:space="preserve">The targeted age-groups are chosen from 0 – 84 years with </w:t>
      </w:r>
      <w:r w:rsidR="00B13D8D">
        <w:rPr>
          <w:rFonts w:ascii="Times New Roman" w:hAnsi="Times New Roman" w:cs="Times New Roman"/>
        </w:rPr>
        <w:t xml:space="preserve">an age-bracket of 5 years (therefore 17 age-groups). </w:t>
      </w:r>
      <w:r w:rsidR="00054534">
        <w:rPr>
          <w:rFonts w:ascii="Times New Roman" w:hAnsi="Times New Roman" w:cs="Times New Roman"/>
        </w:rPr>
        <w:t xml:space="preserve">We also include childhood vaccination 6-18, 18-60 and over 50, 60 and 70s. </w:t>
      </w:r>
    </w:p>
    <w:p w14:paraId="2A4EEB7B" w14:textId="24520150" w:rsidR="00985A8A" w:rsidRPr="00054534" w:rsidRDefault="00054534" w:rsidP="00947FE1">
      <w:pPr>
        <w:spacing w:line="480" w:lineRule="auto"/>
        <w:rPr>
          <w:rFonts w:ascii="Times New Roman" w:hAnsi="Times New Roman" w:cs="Times New Roman"/>
          <w:rPrChange w:id="7" w:author="Hannah Eleanor Clapham" w:date="2024-09-11T09:17:00Z" w16du:dateUtc="2024-09-11T01:17:00Z">
            <w:rPr/>
          </w:rPrChange>
        </w:rPr>
      </w:pPr>
      <w:r>
        <w:rPr>
          <w:rFonts w:ascii="Times New Roman" w:hAnsi="Times New Roman" w:cs="Times New Roman"/>
        </w:rPr>
        <w:lastRenderedPageBreak/>
        <w:t xml:space="preserve">Across scenarios we consider the following outcome metrics: </w:t>
      </w:r>
    </w:p>
    <w:p w14:paraId="1E5E5379" w14:textId="42CAD0CF" w:rsidR="00985A8A" w:rsidRDefault="00054534" w:rsidP="00335F66">
      <w:pPr>
        <w:pStyle w:val="ListParagraph"/>
        <w:numPr>
          <w:ilvl w:val="0"/>
          <w:numId w:val="6"/>
        </w:numPr>
        <w:spacing w:line="480" w:lineRule="auto"/>
        <w:rPr>
          <w:rFonts w:ascii="Times New Roman" w:hAnsi="Times New Roman" w:cs="Times New Roman"/>
        </w:rPr>
      </w:pPr>
      <w:r>
        <w:rPr>
          <w:rFonts w:ascii="Times New Roman" w:hAnsi="Times New Roman" w:cs="Times New Roman"/>
        </w:rPr>
        <w:t>Percentage of</w:t>
      </w:r>
      <w:r w:rsidR="00335F66">
        <w:rPr>
          <w:rFonts w:ascii="Times New Roman" w:hAnsi="Times New Roman" w:cs="Times New Roman"/>
        </w:rPr>
        <w:t xml:space="preserve"> cases averted after y years</w:t>
      </w:r>
    </w:p>
    <w:p w14:paraId="4551FF9D" w14:textId="70DED3DE" w:rsidR="00194DD0" w:rsidRDefault="00194DD0" w:rsidP="00335F66">
      <w:pPr>
        <w:pStyle w:val="ListParagraph"/>
        <w:numPr>
          <w:ilvl w:val="0"/>
          <w:numId w:val="6"/>
        </w:numPr>
        <w:spacing w:line="480" w:lineRule="auto"/>
        <w:rPr>
          <w:rFonts w:ascii="Times New Roman" w:hAnsi="Times New Roman" w:cs="Times New Roman"/>
        </w:rPr>
      </w:pPr>
      <w:r>
        <w:rPr>
          <w:rFonts w:ascii="Times New Roman" w:hAnsi="Times New Roman" w:cs="Times New Roman"/>
        </w:rPr>
        <w:t>Fully Vaccinated Persons (FVP) needed to avert 1 VCD/Hospitalization</w:t>
      </w:r>
    </w:p>
    <w:p w14:paraId="62B88B04" w14:textId="649859E9" w:rsidR="00194DD0" w:rsidRDefault="000B2E0C" w:rsidP="00335F66">
      <w:pPr>
        <w:pStyle w:val="ListParagraph"/>
        <w:numPr>
          <w:ilvl w:val="0"/>
          <w:numId w:val="6"/>
        </w:numPr>
        <w:spacing w:line="480" w:lineRule="auto"/>
        <w:rPr>
          <w:rFonts w:ascii="Times New Roman" w:hAnsi="Times New Roman" w:cs="Times New Roman"/>
        </w:rPr>
      </w:pPr>
      <w:r>
        <w:rPr>
          <w:rFonts w:ascii="Times New Roman" w:hAnsi="Times New Roman" w:cs="Times New Roman"/>
        </w:rPr>
        <w:t>Age-</w:t>
      </w:r>
      <w:r w:rsidR="00C1583B">
        <w:rPr>
          <w:rFonts w:ascii="Times New Roman" w:hAnsi="Times New Roman" w:cs="Times New Roman"/>
        </w:rPr>
        <w:t>group wise impact while targeting a particular age-groups for vaccination</w:t>
      </w:r>
      <w:ins w:id="8" w:author="Hannah Eleanor Clapham" w:date="2024-09-11T09:17:00Z" w16du:dateUtc="2024-09-11T01:17:00Z">
        <w:r w:rsidR="00054534">
          <w:rPr>
            <w:rFonts w:ascii="Times New Roman" w:hAnsi="Times New Roman" w:cs="Times New Roman"/>
          </w:rPr>
          <w:t xml:space="preserve">, </w:t>
        </w:r>
      </w:ins>
    </w:p>
    <w:p w14:paraId="434DADEE" w14:textId="55650B0C" w:rsidR="002053B2" w:rsidRDefault="002053B2" w:rsidP="00335F66">
      <w:pPr>
        <w:pStyle w:val="ListParagraph"/>
        <w:numPr>
          <w:ilvl w:val="0"/>
          <w:numId w:val="6"/>
        </w:numPr>
        <w:spacing w:line="480" w:lineRule="auto"/>
        <w:rPr>
          <w:rFonts w:ascii="Times New Roman" w:hAnsi="Times New Roman" w:cs="Times New Roman"/>
        </w:rPr>
      </w:pPr>
      <w:commentRangeStart w:id="9"/>
      <w:r>
        <w:rPr>
          <w:rFonts w:ascii="Times New Roman" w:hAnsi="Times New Roman" w:cs="Times New Roman"/>
        </w:rPr>
        <w:t>Comparison of impact among vaccinated and non-vaccinated</w:t>
      </w:r>
      <w:commentRangeEnd w:id="9"/>
      <w:r w:rsidR="00054534">
        <w:rPr>
          <w:rStyle w:val="CommentReference"/>
        </w:rPr>
        <w:commentReference w:id="9"/>
      </w:r>
    </w:p>
    <w:p w14:paraId="78AD0853" w14:textId="309CB82C" w:rsidR="00E765BD" w:rsidRPr="00E765BD" w:rsidDel="00054534" w:rsidRDefault="00054534" w:rsidP="00E765BD">
      <w:pPr>
        <w:spacing w:line="480" w:lineRule="auto"/>
        <w:rPr>
          <w:del w:id="10" w:author="Hannah Eleanor Clapham" w:date="2024-09-11T09:18:00Z" w16du:dateUtc="2024-09-11T01:18:00Z"/>
          <w:rFonts w:ascii="Times New Roman" w:hAnsi="Times New Roman" w:cs="Times New Roman"/>
        </w:rPr>
      </w:pPr>
      <w:commentRangeStart w:id="11"/>
      <w:commentRangeEnd w:id="11"/>
      <w:r>
        <w:rPr>
          <w:rStyle w:val="CommentReference"/>
        </w:rPr>
        <w:commentReference w:id="11"/>
      </w:r>
    </w:p>
    <w:p w14:paraId="6925C6F9" w14:textId="77777777" w:rsidR="00287D20" w:rsidRDefault="00287D20" w:rsidP="00287D20">
      <w:pPr>
        <w:spacing w:line="480" w:lineRule="auto"/>
        <w:rPr>
          <w:rFonts w:ascii="Times New Roman" w:hAnsi="Times New Roman" w:cs="Times New Roman"/>
          <w:b/>
          <w:bCs/>
        </w:rPr>
      </w:pPr>
    </w:p>
    <w:p w14:paraId="79B69E77" w14:textId="63EB9336" w:rsidR="00287D20" w:rsidRPr="00F42F9F" w:rsidRDefault="00287D20" w:rsidP="00947FE1">
      <w:pPr>
        <w:pStyle w:val="ListParagraph"/>
        <w:spacing w:line="480" w:lineRule="auto"/>
        <w:ind w:left="1440"/>
        <w:rPr>
          <w:rFonts w:ascii="Times New Roman" w:hAnsi="Times New Roman" w:cs="Times New Roman"/>
          <w:b/>
          <w:bCs/>
        </w:rPr>
        <w:pPrChange w:id="12" w:author="Abhishek Senapati" w:date="2024-09-11T12:44:00Z" w16du:dateUtc="2024-09-11T04:44:00Z">
          <w:pPr>
            <w:pStyle w:val="ListParagraph"/>
            <w:numPr>
              <w:numId w:val="8"/>
            </w:numPr>
            <w:spacing w:line="480" w:lineRule="auto"/>
            <w:ind w:left="1440" w:hanging="360"/>
          </w:pPr>
        </w:pPrChange>
      </w:pPr>
    </w:p>
    <w:p w14:paraId="4AE62674" w14:textId="77777777" w:rsidR="00287D20" w:rsidRDefault="00287D20" w:rsidP="00287D20">
      <w:pPr>
        <w:keepNext/>
        <w:spacing w:line="480" w:lineRule="auto"/>
        <w:jc w:val="center"/>
      </w:pPr>
      <w:r>
        <w:rPr>
          <w:noProof/>
        </w:rPr>
        <w:drawing>
          <wp:inline distT="0" distB="0" distL="0" distR="0" wp14:anchorId="2EC79E74" wp14:editId="3B1696E4">
            <wp:extent cx="5305245" cy="3274094"/>
            <wp:effectExtent l="0" t="0" r="0" b="2540"/>
            <wp:docPr id="1311075829" name="Picture 2" descr="A graph of a number of pati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75829" name="Picture 2" descr="A graph of a number of patients&#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5513" cy="3280431"/>
                    </a:xfrm>
                    <a:prstGeom prst="rect">
                      <a:avLst/>
                    </a:prstGeom>
                    <a:noFill/>
                  </pic:spPr>
                </pic:pic>
              </a:graphicData>
            </a:graphic>
          </wp:inline>
        </w:drawing>
      </w:r>
    </w:p>
    <w:p w14:paraId="7A5DFDB0" w14:textId="77777777" w:rsidR="00287D20" w:rsidRDefault="00287D20" w:rsidP="00287D20">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w:t>
      </w:r>
      <w:r>
        <w:fldChar w:fldCharType="end"/>
      </w:r>
      <w:r>
        <w:t xml:space="preserve">: The VE estimates against any serotype from the vaccine trial data. The circle represents the </w:t>
      </w:r>
      <w:proofErr w:type="gramStart"/>
      <w:r>
        <w:t>VE</w:t>
      </w:r>
      <w:proofErr w:type="gramEnd"/>
      <w:r>
        <w:t xml:space="preserve"> and the bar represents the 95% confidence interval. </w:t>
      </w:r>
    </w:p>
    <w:p w14:paraId="02DA4912" w14:textId="77777777" w:rsidR="00287D20" w:rsidRDefault="00287D20" w:rsidP="00287D20">
      <w:pPr>
        <w:keepNext/>
        <w:spacing w:line="480" w:lineRule="auto"/>
        <w:jc w:val="center"/>
      </w:pPr>
      <w:r>
        <w:rPr>
          <w:b/>
          <w:bCs/>
          <w:noProof/>
        </w:rPr>
        <w:lastRenderedPageBreak/>
        <w:drawing>
          <wp:inline distT="0" distB="0" distL="0" distR="0" wp14:anchorId="6CA77EFE" wp14:editId="70BFD221">
            <wp:extent cx="5469148" cy="3375244"/>
            <wp:effectExtent l="0" t="0" r="0" b="0"/>
            <wp:docPr id="216160025" name="Picture 4"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60025" name="Picture 4" descr="A graph of a number of data&#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7468" cy="3405064"/>
                    </a:xfrm>
                    <a:prstGeom prst="rect">
                      <a:avLst/>
                    </a:prstGeom>
                    <a:noFill/>
                  </pic:spPr>
                </pic:pic>
              </a:graphicData>
            </a:graphic>
          </wp:inline>
        </w:drawing>
      </w:r>
    </w:p>
    <w:p w14:paraId="0B31DC08" w14:textId="77777777" w:rsidR="00287D20" w:rsidRPr="000C1DA6" w:rsidRDefault="00287D20" w:rsidP="00287D20">
      <w:pPr>
        <w:pStyle w:val="Caption"/>
        <w:rPr>
          <w:b/>
          <w:bCs/>
        </w:rPr>
      </w:pPr>
      <w:r w:rsidRPr="000C1DA6">
        <w:rPr>
          <w:b/>
          <w:bCs/>
        </w:rPr>
        <w:t xml:space="preserve">Figure </w:t>
      </w:r>
      <w:r w:rsidRPr="000C1DA6">
        <w:rPr>
          <w:b/>
          <w:bCs/>
        </w:rPr>
        <w:fldChar w:fldCharType="begin"/>
      </w:r>
      <w:r w:rsidRPr="000C1DA6">
        <w:rPr>
          <w:b/>
          <w:bCs/>
        </w:rPr>
        <w:instrText xml:space="preserve"> SEQ Figure \* ARABIC </w:instrText>
      </w:r>
      <w:r w:rsidRPr="000C1DA6">
        <w:rPr>
          <w:b/>
          <w:bCs/>
        </w:rPr>
        <w:fldChar w:fldCharType="separate"/>
      </w:r>
      <w:r w:rsidRPr="000C1DA6">
        <w:rPr>
          <w:b/>
          <w:bCs/>
          <w:noProof/>
        </w:rPr>
        <w:t>2</w:t>
      </w:r>
      <w:r w:rsidRPr="000C1DA6">
        <w:rPr>
          <w:b/>
          <w:bCs/>
        </w:rPr>
        <w:fldChar w:fldCharType="end"/>
      </w:r>
      <w:r w:rsidRPr="000C1DA6">
        <w:rPr>
          <w:b/>
          <w:bCs/>
        </w:rPr>
        <w:t xml:space="preserve">: The VE estimate, stratified with serotypes from the vaccine trial. The circle represents the </w:t>
      </w:r>
      <w:proofErr w:type="gramStart"/>
      <w:r w:rsidRPr="000C1DA6">
        <w:rPr>
          <w:b/>
          <w:bCs/>
        </w:rPr>
        <w:t>VE</w:t>
      </w:r>
      <w:proofErr w:type="gramEnd"/>
      <w:r w:rsidRPr="000C1DA6">
        <w:rPr>
          <w:b/>
          <w:bCs/>
        </w:rPr>
        <w:t xml:space="preserve"> and the bar represents the 95% confidence interval. </w:t>
      </w:r>
    </w:p>
    <w:p w14:paraId="12D2E3FF" w14:textId="77777777" w:rsidR="00287D20" w:rsidRDefault="00287D20" w:rsidP="00287D20"/>
    <w:p w14:paraId="3F8163E0" w14:textId="77777777" w:rsidR="00287D20" w:rsidRDefault="00287D20" w:rsidP="00287D20"/>
    <w:p w14:paraId="61E16672" w14:textId="77777777" w:rsidR="00287D20" w:rsidRDefault="00287D20" w:rsidP="00287D20"/>
    <w:p w14:paraId="1F24124F" w14:textId="77777777" w:rsidR="00287D20" w:rsidRDefault="00287D20" w:rsidP="00287D20">
      <w:pPr>
        <w:keepNext/>
        <w:jc w:val="center"/>
      </w:pPr>
      <w:r>
        <w:rPr>
          <w:noProof/>
        </w:rPr>
        <w:lastRenderedPageBreak/>
        <w:drawing>
          <wp:inline distT="0" distB="0" distL="0" distR="0" wp14:anchorId="09ED1F92" wp14:editId="68E0E6F3">
            <wp:extent cx="5449304" cy="3362325"/>
            <wp:effectExtent l="0" t="0" r="0" b="0"/>
            <wp:docPr id="1900425819"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25819" name="Picture 1" descr="A graph of different colored lin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3597" cy="3364974"/>
                    </a:xfrm>
                    <a:prstGeom prst="rect">
                      <a:avLst/>
                    </a:prstGeom>
                    <a:noFill/>
                    <a:ln>
                      <a:noFill/>
                    </a:ln>
                  </pic:spPr>
                </pic:pic>
              </a:graphicData>
            </a:graphic>
          </wp:inline>
        </w:drawing>
      </w:r>
    </w:p>
    <w:p w14:paraId="45DF33F2" w14:textId="77777777" w:rsidR="00287D20" w:rsidRDefault="00287D20" w:rsidP="00287D20">
      <w:pPr>
        <w:pStyle w:val="Caption"/>
        <w:rPr>
          <w:b/>
          <w:bCs/>
        </w:rPr>
      </w:pPr>
      <w:r w:rsidRPr="000C1DA6">
        <w:rPr>
          <w:b/>
          <w:bCs/>
        </w:rPr>
        <w:t xml:space="preserve">Figure </w:t>
      </w:r>
      <w:r w:rsidRPr="000C1DA6">
        <w:rPr>
          <w:b/>
          <w:bCs/>
        </w:rPr>
        <w:fldChar w:fldCharType="begin"/>
      </w:r>
      <w:r w:rsidRPr="000C1DA6">
        <w:rPr>
          <w:b/>
          <w:bCs/>
        </w:rPr>
        <w:instrText xml:space="preserve"> SEQ Figure \* ARABIC </w:instrText>
      </w:r>
      <w:r w:rsidRPr="000C1DA6">
        <w:rPr>
          <w:b/>
          <w:bCs/>
        </w:rPr>
        <w:fldChar w:fldCharType="separate"/>
      </w:r>
      <w:r w:rsidRPr="000C1DA6">
        <w:rPr>
          <w:b/>
          <w:bCs/>
          <w:noProof/>
        </w:rPr>
        <w:t>3</w:t>
      </w:r>
      <w:r w:rsidRPr="000C1DA6">
        <w:rPr>
          <w:b/>
          <w:bCs/>
        </w:rPr>
        <w:fldChar w:fldCharType="end"/>
      </w:r>
      <w:r w:rsidRPr="000C1DA6">
        <w:rPr>
          <w:b/>
          <w:bCs/>
        </w:rPr>
        <w:t xml:space="preserve">: Impact of vaccination impact </w:t>
      </w:r>
      <w:commentRangeStart w:id="13"/>
      <w:commentRangeStart w:id="14"/>
      <w:r w:rsidRPr="000C1DA6">
        <w:rPr>
          <w:b/>
          <w:bCs/>
        </w:rPr>
        <w:t xml:space="preserve">with lower bound </w:t>
      </w:r>
      <w:commentRangeEnd w:id="13"/>
      <w:r w:rsidR="00054534">
        <w:rPr>
          <w:rStyle w:val="CommentReference"/>
          <w:i w:val="0"/>
          <w:iCs w:val="0"/>
          <w:color w:val="auto"/>
        </w:rPr>
        <w:commentReference w:id="13"/>
      </w:r>
      <w:commentRangeEnd w:id="14"/>
      <w:r w:rsidR="00054534">
        <w:rPr>
          <w:rStyle w:val="CommentReference"/>
          <w:i w:val="0"/>
          <w:iCs w:val="0"/>
          <w:color w:val="auto"/>
        </w:rPr>
        <w:commentReference w:id="14"/>
      </w:r>
      <w:r w:rsidRPr="000C1DA6">
        <w:rPr>
          <w:b/>
          <w:bCs/>
        </w:rPr>
        <w:t>of negative VE estimates restricted at -100.</w:t>
      </w:r>
    </w:p>
    <w:p w14:paraId="1ED89D30" w14:textId="77777777" w:rsidR="00287D20" w:rsidRDefault="00287D20" w:rsidP="00287D20"/>
    <w:p w14:paraId="7712FED8" w14:textId="77777777" w:rsidR="00287D20" w:rsidRPr="000C1DA6" w:rsidRDefault="00287D20" w:rsidP="00287D20"/>
    <w:p w14:paraId="2A20DE1D" w14:textId="77777777" w:rsidR="00877EA1" w:rsidRDefault="00877EA1"/>
    <w:sectPr w:rsidR="00877EA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Hannah Eleanor Clapham" w:date="2024-09-11T09:16:00Z" w:initials="HC">
    <w:p w14:paraId="567141DF" w14:textId="77777777" w:rsidR="00054534" w:rsidRDefault="00054534" w:rsidP="00054534">
      <w:pPr>
        <w:pStyle w:val="CommentText"/>
      </w:pPr>
      <w:r>
        <w:rPr>
          <w:rStyle w:val="CommentReference"/>
        </w:rPr>
        <w:annotationRef/>
      </w:r>
      <w:r>
        <w:t xml:space="preserve">What does this mean- you set it to this value? </w:t>
      </w:r>
    </w:p>
  </w:comment>
  <w:comment w:id="3" w:author="Hannah Eleanor Clapham" w:date="2024-09-11T09:16:00Z" w:initials="HC">
    <w:p w14:paraId="3A405850" w14:textId="77777777" w:rsidR="00054534" w:rsidRDefault="00054534" w:rsidP="00054534">
      <w:pPr>
        <w:pStyle w:val="CommentText"/>
      </w:pPr>
      <w:r>
        <w:rPr>
          <w:rStyle w:val="CommentReference"/>
        </w:rPr>
        <w:annotationRef/>
      </w:r>
      <w:r>
        <w:t>What exactly are these?</w:t>
      </w:r>
    </w:p>
  </w:comment>
  <w:comment w:id="4" w:author="Hannah Eleanor Clapham" w:date="2024-09-11T09:16:00Z" w:initials="HC">
    <w:p w14:paraId="6B404553" w14:textId="77777777" w:rsidR="00054534" w:rsidRDefault="00054534" w:rsidP="00054534">
      <w:pPr>
        <w:pStyle w:val="CommentText"/>
      </w:pPr>
      <w:r>
        <w:rPr>
          <w:rStyle w:val="CommentReference"/>
        </w:rPr>
        <w:annotationRef/>
      </w:r>
      <w:r>
        <w:t>What levels? Suggest using dengvaxia estimates in seropositives as upper bound?</w:t>
      </w:r>
    </w:p>
  </w:comment>
  <w:comment w:id="1" w:author="Hannah Eleanor Clapham" w:date="2024-09-11T09:22:00Z" w:initials="HC">
    <w:p w14:paraId="12061203" w14:textId="77777777" w:rsidR="00054534" w:rsidRDefault="00054534" w:rsidP="00054534">
      <w:pPr>
        <w:pStyle w:val="CommentText"/>
      </w:pPr>
      <w:r>
        <w:rPr>
          <w:rStyle w:val="CommentReference"/>
        </w:rPr>
        <w:annotationRef/>
      </w:r>
      <w:r>
        <w:t>This description should go somewhere else (keep it is good) but for the list of scenarios should list out what they are clearly only</w:t>
      </w:r>
    </w:p>
  </w:comment>
  <w:comment w:id="5" w:author="Hannah Eleanor Clapham" w:date="2024-09-11T09:16:00Z" w:initials="HC">
    <w:p w14:paraId="7F24CA11" w14:textId="1518B86C" w:rsidR="00054534" w:rsidRDefault="00054534" w:rsidP="00054534">
      <w:pPr>
        <w:pStyle w:val="CommentText"/>
      </w:pPr>
      <w:r>
        <w:rPr>
          <w:rStyle w:val="CommentReference"/>
        </w:rPr>
        <w:annotationRef/>
      </w:r>
      <w:r>
        <w:t>What is considered</w:t>
      </w:r>
    </w:p>
  </w:comment>
  <w:comment w:id="9" w:author="Hannah Eleanor Clapham" w:date="2024-09-11T09:18:00Z" w:initials="HC">
    <w:p w14:paraId="114851CC" w14:textId="77777777" w:rsidR="00054534" w:rsidRDefault="00054534" w:rsidP="00054534">
      <w:pPr>
        <w:pStyle w:val="CommentText"/>
      </w:pPr>
      <w:r>
        <w:rPr>
          <w:rStyle w:val="CommentReference"/>
        </w:rPr>
        <w:annotationRef/>
      </w:r>
      <w:r>
        <w:t xml:space="preserve">What is this actually getting at? </w:t>
      </w:r>
    </w:p>
  </w:comment>
  <w:comment w:id="11" w:author="Hannah Eleanor Clapham" w:date="2024-09-11T09:18:00Z" w:initials="HC">
    <w:p w14:paraId="16CC1054" w14:textId="77777777" w:rsidR="00054534" w:rsidRDefault="00054534" w:rsidP="00054534">
      <w:pPr>
        <w:pStyle w:val="CommentText"/>
      </w:pPr>
      <w:r>
        <w:rPr>
          <w:rStyle w:val="CommentReference"/>
        </w:rPr>
        <w:annotationRef/>
      </w:r>
      <w:r>
        <w:t>Vaccine program duration would be under section C</w:t>
      </w:r>
    </w:p>
  </w:comment>
  <w:comment w:id="13" w:author="Hannah Eleanor Clapham" w:date="2024-09-11T09:21:00Z" w:initials="HC">
    <w:p w14:paraId="5FF4799A" w14:textId="77777777" w:rsidR="00054534" w:rsidRDefault="00054534" w:rsidP="00054534">
      <w:pPr>
        <w:pStyle w:val="CommentText"/>
      </w:pPr>
      <w:r>
        <w:rPr>
          <w:rStyle w:val="CommentReference"/>
        </w:rPr>
        <w:annotationRef/>
      </w:r>
      <w:r>
        <w:t>The actual estimate is set to -100 or the lower bound of the CI?</w:t>
      </w:r>
    </w:p>
  </w:comment>
  <w:comment w:id="14" w:author="Hannah Eleanor Clapham" w:date="2024-09-11T09:21:00Z" w:initials="HC">
    <w:p w14:paraId="471E1828" w14:textId="77777777" w:rsidR="00054534" w:rsidRDefault="00054534" w:rsidP="00054534">
      <w:pPr>
        <w:pStyle w:val="CommentText"/>
      </w:pPr>
      <w:r>
        <w:rPr>
          <w:rStyle w:val="CommentReference"/>
        </w:rPr>
        <w:annotationRef/>
      </w:r>
      <w:r>
        <w:t>What is the point estimate? Clarify both of these in the scenario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67141DF" w15:done="0"/>
  <w15:commentEx w15:paraId="3A405850" w15:done="0"/>
  <w15:commentEx w15:paraId="6B404553" w15:done="0"/>
  <w15:commentEx w15:paraId="12061203" w15:done="0"/>
  <w15:commentEx w15:paraId="7F24CA11" w15:done="0"/>
  <w15:commentEx w15:paraId="114851CC" w15:done="0"/>
  <w15:commentEx w15:paraId="16CC1054" w15:done="0"/>
  <w15:commentEx w15:paraId="5FF4799A" w15:done="0"/>
  <w15:commentEx w15:paraId="471E1828" w15:paraIdParent="5FF479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010D1FF" w16cex:dateUtc="2024-09-11T01:16:00Z"/>
  <w16cex:commentExtensible w16cex:durableId="49569750" w16cex:dateUtc="2024-09-11T01:16:00Z"/>
  <w16cex:commentExtensible w16cex:durableId="0B308C84" w16cex:dateUtc="2024-09-11T01:16:00Z"/>
  <w16cex:commentExtensible w16cex:durableId="1401568B" w16cex:dateUtc="2024-09-11T01:22:00Z"/>
  <w16cex:commentExtensible w16cex:durableId="28B7AF42" w16cex:dateUtc="2024-09-11T01:16:00Z"/>
  <w16cex:commentExtensible w16cex:durableId="35323AC8" w16cex:dateUtc="2024-09-11T01:18:00Z"/>
  <w16cex:commentExtensible w16cex:durableId="6D7BE482" w16cex:dateUtc="2024-09-11T01:18:00Z"/>
  <w16cex:commentExtensible w16cex:durableId="0FF69FB8" w16cex:dateUtc="2024-09-11T01:21:00Z"/>
  <w16cex:commentExtensible w16cex:durableId="0A87A0C2" w16cex:dateUtc="2024-09-11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67141DF" w16cid:durableId="0010D1FF"/>
  <w16cid:commentId w16cid:paraId="3A405850" w16cid:durableId="49569750"/>
  <w16cid:commentId w16cid:paraId="6B404553" w16cid:durableId="0B308C84"/>
  <w16cid:commentId w16cid:paraId="12061203" w16cid:durableId="1401568B"/>
  <w16cid:commentId w16cid:paraId="7F24CA11" w16cid:durableId="28B7AF42"/>
  <w16cid:commentId w16cid:paraId="114851CC" w16cid:durableId="35323AC8"/>
  <w16cid:commentId w16cid:paraId="16CC1054" w16cid:durableId="6D7BE482"/>
  <w16cid:commentId w16cid:paraId="5FF4799A" w16cid:durableId="0FF69FB8"/>
  <w16cid:commentId w16cid:paraId="471E1828" w16cid:durableId="0A87A0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3C84"/>
    <w:multiLevelType w:val="hybridMultilevel"/>
    <w:tmpl w:val="E7AC74A2"/>
    <w:lvl w:ilvl="0" w:tplc="61102E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E4786"/>
    <w:multiLevelType w:val="hybridMultilevel"/>
    <w:tmpl w:val="63BEFE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661918"/>
    <w:multiLevelType w:val="hybridMultilevel"/>
    <w:tmpl w:val="05DC2716"/>
    <w:lvl w:ilvl="0" w:tplc="04090003">
      <w:start w:val="1"/>
      <w:numFmt w:val="bullet"/>
      <w:lvlText w:val="o"/>
      <w:lvlJc w:val="left"/>
      <w:pPr>
        <w:ind w:left="1080" w:hanging="72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75A54A5"/>
    <w:multiLevelType w:val="hybridMultilevel"/>
    <w:tmpl w:val="FB220988"/>
    <w:lvl w:ilvl="0" w:tplc="4809001B">
      <w:start w:val="1"/>
      <w:numFmt w:val="lowerRoman"/>
      <w:lvlText w:val="%1."/>
      <w:lvlJc w:val="right"/>
      <w:pPr>
        <w:ind w:left="840" w:hanging="360"/>
      </w:pPr>
      <w:rPr>
        <w:rFont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693A23B9"/>
    <w:multiLevelType w:val="hybridMultilevel"/>
    <w:tmpl w:val="CC709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9B437F"/>
    <w:multiLevelType w:val="hybridMultilevel"/>
    <w:tmpl w:val="15FCA454"/>
    <w:lvl w:ilvl="0" w:tplc="640A6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6B1B01"/>
    <w:multiLevelType w:val="hybridMultilevel"/>
    <w:tmpl w:val="D384229E"/>
    <w:lvl w:ilvl="0" w:tplc="57FE1DA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F773FD4"/>
    <w:multiLevelType w:val="hybridMultilevel"/>
    <w:tmpl w:val="44BEA04C"/>
    <w:lvl w:ilvl="0" w:tplc="0409001B">
      <w:start w:val="1"/>
      <w:numFmt w:val="low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3986469">
    <w:abstractNumId w:val="4"/>
  </w:num>
  <w:num w:numId="2" w16cid:durableId="1202480559">
    <w:abstractNumId w:val="0"/>
  </w:num>
  <w:num w:numId="3" w16cid:durableId="471868937">
    <w:abstractNumId w:val="3"/>
  </w:num>
  <w:num w:numId="4" w16cid:durableId="1508518487">
    <w:abstractNumId w:val="2"/>
  </w:num>
  <w:num w:numId="5" w16cid:durableId="1851724334">
    <w:abstractNumId w:val="7"/>
  </w:num>
  <w:num w:numId="6" w16cid:durableId="446969246">
    <w:abstractNumId w:val="6"/>
  </w:num>
  <w:num w:numId="7" w16cid:durableId="1327392252">
    <w:abstractNumId w:val="5"/>
  </w:num>
  <w:num w:numId="8" w16cid:durableId="46420463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nnah Eleanor Clapham">
    <w15:presenceInfo w15:providerId="AD" w15:userId="S::ephhec@nus.edu.sg::4d4674dd-280b-4537-b945-c9ed17dd7ed5"/>
  </w15:person>
  <w15:person w15:author="Abhishek Senapati">
    <w15:presenceInfo w15:providerId="AD" w15:userId="S::abhisena@nus.edu.sg::b6a11405-3384-493b-8570-392c3cc091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87"/>
    <w:rsid w:val="00054534"/>
    <w:rsid w:val="000A24FC"/>
    <w:rsid w:val="000B2E0C"/>
    <w:rsid w:val="000F5725"/>
    <w:rsid w:val="00114BE0"/>
    <w:rsid w:val="00194DD0"/>
    <w:rsid w:val="002053B2"/>
    <w:rsid w:val="00287D20"/>
    <w:rsid w:val="00306F89"/>
    <w:rsid w:val="00335F66"/>
    <w:rsid w:val="003659A5"/>
    <w:rsid w:val="00381D8F"/>
    <w:rsid w:val="003A14FE"/>
    <w:rsid w:val="003A7212"/>
    <w:rsid w:val="00446701"/>
    <w:rsid w:val="00450D49"/>
    <w:rsid w:val="00477D95"/>
    <w:rsid w:val="0050172D"/>
    <w:rsid w:val="005A0803"/>
    <w:rsid w:val="00713D2D"/>
    <w:rsid w:val="00727BBB"/>
    <w:rsid w:val="00765462"/>
    <w:rsid w:val="00795230"/>
    <w:rsid w:val="007D4D83"/>
    <w:rsid w:val="007E5E96"/>
    <w:rsid w:val="007E7DD1"/>
    <w:rsid w:val="00877EA1"/>
    <w:rsid w:val="008A1038"/>
    <w:rsid w:val="008B1FC7"/>
    <w:rsid w:val="008B4961"/>
    <w:rsid w:val="00903A05"/>
    <w:rsid w:val="00921367"/>
    <w:rsid w:val="00930687"/>
    <w:rsid w:val="00947FE1"/>
    <w:rsid w:val="009518E3"/>
    <w:rsid w:val="00985A8A"/>
    <w:rsid w:val="009B3532"/>
    <w:rsid w:val="009B6594"/>
    <w:rsid w:val="009D7AA2"/>
    <w:rsid w:val="00A55F17"/>
    <w:rsid w:val="00A74686"/>
    <w:rsid w:val="00AC0DCB"/>
    <w:rsid w:val="00B12E8C"/>
    <w:rsid w:val="00B13D8D"/>
    <w:rsid w:val="00B41CC1"/>
    <w:rsid w:val="00C0568B"/>
    <w:rsid w:val="00C1583B"/>
    <w:rsid w:val="00C869CF"/>
    <w:rsid w:val="00CF3416"/>
    <w:rsid w:val="00D035BC"/>
    <w:rsid w:val="00D3425A"/>
    <w:rsid w:val="00DD7749"/>
    <w:rsid w:val="00E03621"/>
    <w:rsid w:val="00E765BD"/>
    <w:rsid w:val="00EB4EAE"/>
    <w:rsid w:val="00EF0E05"/>
    <w:rsid w:val="00F16644"/>
    <w:rsid w:val="00F42F9F"/>
    <w:rsid w:val="00F9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A2E3"/>
  <w15:chartTrackingRefBased/>
  <w15:docId w15:val="{DBA361AD-83FF-4C75-8B1F-7A04F8A6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D20"/>
  </w:style>
  <w:style w:type="paragraph" w:styleId="Heading1">
    <w:name w:val="heading 1"/>
    <w:basedOn w:val="Normal"/>
    <w:next w:val="Normal"/>
    <w:link w:val="Heading1Char"/>
    <w:uiPriority w:val="9"/>
    <w:qFormat/>
    <w:rsid w:val="00930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687"/>
    <w:rPr>
      <w:rFonts w:eastAsiaTheme="majorEastAsia" w:cstheme="majorBidi"/>
      <w:color w:val="272727" w:themeColor="text1" w:themeTint="D8"/>
    </w:rPr>
  </w:style>
  <w:style w:type="paragraph" w:styleId="Title">
    <w:name w:val="Title"/>
    <w:basedOn w:val="Normal"/>
    <w:next w:val="Normal"/>
    <w:link w:val="TitleChar"/>
    <w:uiPriority w:val="10"/>
    <w:qFormat/>
    <w:rsid w:val="0093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687"/>
    <w:pPr>
      <w:spacing w:before="160"/>
      <w:jc w:val="center"/>
    </w:pPr>
    <w:rPr>
      <w:i/>
      <w:iCs/>
      <w:color w:val="404040" w:themeColor="text1" w:themeTint="BF"/>
    </w:rPr>
  </w:style>
  <w:style w:type="character" w:customStyle="1" w:styleId="QuoteChar">
    <w:name w:val="Quote Char"/>
    <w:basedOn w:val="DefaultParagraphFont"/>
    <w:link w:val="Quote"/>
    <w:uiPriority w:val="29"/>
    <w:rsid w:val="00930687"/>
    <w:rPr>
      <w:i/>
      <w:iCs/>
      <w:color w:val="404040" w:themeColor="text1" w:themeTint="BF"/>
    </w:rPr>
  </w:style>
  <w:style w:type="paragraph" w:styleId="ListParagraph">
    <w:name w:val="List Paragraph"/>
    <w:basedOn w:val="Normal"/>
    <w:uiPriority w:val="34"/>
    <w:qFormat/>
    <w:rsid w:val="00930687"/>
    <w:pPr>
      <w:ind w:left="720"/>
      <w:contextualSpacing/>
    </w:pPr>
  </w:style>
  <w:style w:type="character" w:styleId="IntenseEmphasis">
    <w:name w:val="Intense Emphasis"/>
    <w:basedOn w:val="DefaultParagraphFont"/>
    <w:uiPriority w:val="21"/>
    <w:qFormat/>
    <w:rsid w:val="00930687"/>
    <w:rPr>
      <w:i/>
      <w:iCs/>
      <w:color w:val="0F4761" w:themeColor="accent1" w:themeShade="BF"/>
    </w:rPr>
  </w:style>
  <w:style w:type="paragraph" w:styleId="IntenseQuote">
    <w:name w:val="Intense Quote"/>
    <w:basedOn w:val="Normal"/>
    <w:next w:val="Normal"/>
    <w:link w:val="IntenseQuoteChar"/>
    <w:uiPriority w:val="30"/>
    <w:qFormat/>
    <w:rsid w:val="00930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687"/>
    <w:rPr>
      <w:i/>
      <w:iCs/>
      <w:color w:val="0F4761" w:themeColor="accent1" w:themeShade="BF"/>
    </w:rPr>
  </w:style>
  <w:style w:type="character" w:styleId="IntenseReference">
    <w:name w:val="Intense Reference"/>
    <w:basedOn w:val="DefaultParagraphFont"/>
    <w:uiPriority w:val="32"/>
    <w:qFormat/>
    <w:rsid w:val="00930687"/>
    <w:rPr>
      <w:b/>
      <w:bCs/>
      <w:smallCaps/>
      <w:color w:val="0F4761" w:themeColor="accent1" w:themeShade="BF"/>
      <w:spacing w:val="5"/>
    </w:rPr>
  </w:style>
  <w:style w:type="paragraph" w:styleId="Caption">
    <w:name w:val="caption"/>
    <w:basedOn w:val="Normal"/>
    <w:next w:val="Normal"/>
    <w:uiPriority w:val="35"/>
    <w:unhideWhenUsed/>
    <w:qFormat/>
    <w:rsid w:val="00930687"/>
    <w:pPr>
      <w:spacing w:after="200" w:line="240" w:lineRule="auto"/>
    </w:pPr>
    <w:rPr>
      <w:i/>
      <w:iCs/>
      <w:color w:val="0E2841" w:themeColor="text2"/>
      <w:sz w:val="18"/>
      <w:szCs w:val="18"/>
    </w:rPr>
  </w:style>
  <w:style w:type="paragraph" w:styleId="Revision">
    <w:name w:val="Revision"/>
    <w:hidden/>
    <w:uiPriority w:val="99"/>
    <w:semiHidden/>
    <w:rsid w:val="00054534"/>
    <w:pPr>
      <w:spacing w:after="0" w:line="240" w:lineRule="auto"/>
    </w:pPr>
  </w:style>
  <w:style w:type="character" w:styleId="CommentReference">
    <w:name w:val="annotation reference"/>
    <w:basedOn w:val="DefaultParagraphFont"/>
    <w:uiPriority w:val="99"/>
    <w:semiHidden/>
    <w:unhideWhenUsed/>
    <w:rsid w:val="00054534"/>
    <w:rPr>
      <w:sz w:val="16"/>
      <w:szCs w:val="16"/>
    </w:rPr>
  </w:style>
  <w:style w:type="paragraph" w:styleId="CommentText">
    <w:name w:val="annotation text"/>
    <w:basedOn w:val="Normal"/>
    <w:link w:val="CommentTextChar"/>
    <w:uiPriority w:val="99"/>
    <w:unhideWhenUsed/>
    <w:rsid w:val="00054534"/>
    <w:pPr>
      <w:spacing w:line="240" w:lineRule="auto"/>
    </w:pPr>
    <w:rPr>
      <w:sz w:val="20"/>
      <w:szCs w:val="20"/>
    </w:rPr>
  </w:style>
  <w:style w:type="character" w:customStyle="1" w:styleId="CommentTextChar">
    <w:name w:val="Comment Text Char"/>
    <w:basedOn w:val="DefaultParagraphFont"/>
    <w:link w:val="CommentText"/>
    <w:uiPriority w:val="99"/>
    <w:rsid w:val="00054534"/>
    <w:rPr>
      <w:sz w:val="20"/>
      <w:szCs w:val="20"/>
    </w:rPr>
  </w:style>
  <w:style w:type="paragraph" w:styleId="CommentSubject">
    <w:name w:val="annotation subject"/>
    <w:basedOn w:val="CommentText"/>
    <w:next w:val="CommentText"/>
    <w:link w:val="CommentSubjectChar"/>
    <w:uiPriority w:val="99"/>
    <w:semiHidden/>
    <w:unhideWhenUsed/>
    <w:rsid w:val="00054534"/>
    <w:rPr>
      <w:b/>
      <w:bCs/>
    </w:rPr>
  </w:style>
  <w:style w:type="character" w:customStyle="1" w:styleId="CommentSubjectChar">
    <w:name w:val="Comment Subject Char"/>
    <w:basedOn w:val="CommentTextChar"/>
    <w:link w:val="CommentSubject"/>
    <w:uiPriority w:val="99"/>
    <w:semiHidden/>
    <w:rsid w:val="000545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40D6D-585E-4281-80CD-1152A0538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Senapati</dc:creator>
  <cp:keywords/>
  <dc:description/>
  <cp:lastModifiedBy>Abhishek Senapati</cp:lastModifiedBy>
  <cp:revision>10</cp:revision>
  <dcterms:created xsi:type="dcterms:W3CDTF">2024-09-11T01:13:00Z</dcterms:created>
  <dcterms:modified xsi:type="dcterms:W3CDTF">2024-09-11T04:44:00Z</dcterms:modified>
</cp:coreProperties>
</file>